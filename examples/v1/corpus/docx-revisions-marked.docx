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is unchanged.</w:t>
      </w:r>
    </w:p>
    <w:p>
      <w:ins w:id="1" w:author="Synthetic fixture" w:date="2020-01-01T00:00:00Z">
        <w:r>
          <w:t xml:space="preserve">tracked insertion</w:t>
        </w:r>
      </w:ins>
    </w:p>
    <w:sectPr/>
  </w:body>
</w:document>
</file>

<file path=word/settings.xml><?xml version="1.0" encoding="utf-8"?>
<w:settings xmlns:w="http://schemas.openxmlformats.org/wordprocessingml/2006/main">
  <w:trackRevisions/>
</w:settings>
</file>

<file path=word/_rels/document.xml.rels><?xml version="1.0" encoding="UTF-8" standalone="yes"?>
<Relationships xmlns="http://schemas.openxmlformats.org/package/2006/relationships"></Relationships>
</file>